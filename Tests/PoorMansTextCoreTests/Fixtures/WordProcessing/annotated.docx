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xture-heading-ä"/>
    <w:p>
      <w:pPr>
        <w:pStyle w:val="Heading1"/>
      </w:pPr>
      <w:r>
        <w:t xml:space="preserve">Fixture heading ä</w:t>
      </w:r>
    </w:p>
    <w:p>
      <w:pPr>
        <w:pStyle w:val="FirstParagraph"/>
      </w:pPr>
      <w:r>
        <w:t xml:space="preserve">This paragraph contains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 an</w:t>
      </w:r>
      <w:r>
        <w:t xml:space="preserve"> </w:t>
      </w:r>
      <w:hyperlink r:id="rId9">
        <w:r>
          <w:rPr>
            <w:rStyle w:val="Hyperlink"/>
          </w:rPr>
          <w:t xml:space="preserve">external link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First list item</w:t>
      </w:r>
    </w:p>
    <w:p>
      <w:pPr>
        <w:pStyle w:val="Compact"/>
        <w:numPr>
          <w:ilvl w:val="0"/>
          <w:numId w:val="1001"/>
        </w:numPr>
      </w:pPr>
      <w:r>
        <w:t xml:space="preserve">Second list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Äpfel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Birnen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The footnote marker is here.</w:t>
      </w:r>
      <w:r>
        <w:rPr>
          <w:rStyle w:val="FootnoteReference"/>
        </w:rPr>
        <w:footnoteReference w:id="10"/>
      </w:r>
    </w:p>
    <w:p>
      <w:pPr>
        <w:pStyle w:val="BodyText"/>
      </w:pPr>
      <w:r>
        <w:drawing>
          <wp:inline>
            <wp:extent cx="304800" cy="304800"/>
            <wp:effectExtent b="0" l="0" r="0" t="0"/>
            <wp:docPr descr="Embedded fixture image" title="" id="12" name="Picture"/>
            <a:graphic>
              <a:graphicData uri="http://schemas.openxmlformats.org/drawingml/2006/picture">
                <pic:pic>
                  <pic:nvPicPr>
                    <pic:cNvPr descr="fix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Final paragraph: Grüße aus Köln.</w:t>
      </w:r>
    </w:p>
    <w:bookmarkEnd w:id="14"/>
    <w:p>
      <w:ins w:id="1" w:author="Fixture">
        <w:r>
          <w:t>Accepted change</w:t>
        </w:r>
      </w:ins>
      <w:commentRangeStart w:id="0"/>
      <w:r>
        <w:t>Commented text</w:t>
      </w:r>
      <w:commentRangeEnd w:id="0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Fixture">
    <w:p>
      <w:r>
        <w:t>Review note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content remains readable.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example.com/docu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docu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2026-07-25T08:16:58Z</dcterms:created>
  <dcterms:modified xsi:type="dcterms:W3CDTF">2026-07-25T08:16:58Z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